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EC28" w14:textId="483B0379" w:rsidR="00793AF8" w:rsidRDefault="00793AF8">
      <w:r w:rsidRPr="00793AF8">
        <w:t xml:space="preserve">1. </w:t>
      </w:r>
      <w:r w:rsidRPr="00793AF8">
        <w:rPr>
          <w:b/>
          <w:bCs/>
        </w:rPr>
        <w:t>Exploratory Data Analysis (3%) Explore the statistical aspects of the dataset. Analyze the distributions and provide summaries of the relevant statistics. Perform any cleaning, transformations, interpolations, smoothing, outlier detection/ removal, etc. required on the data. Include figures and descriptions of this exploration and a short description of what you concluded (e.g. nature of distribution, indication of suitable model approaches you would try, etc.) Min.1 page text + graphics (required).</w:t>
      </w:r>
      <w:r w:rsidRPr="00793AF8">
        <w:t xml:space="preserve"> </w:t>
      </w:r>
    </w:p>
    <w:p w14:paraId="14C2192F" w14:textId="31DACD32" w:rsidR="00F1282D" w:rsidRDefault="00793AF8" w:rsidP="00E6122A">
      <w:pPr>
        <w:rPr>
          <w:ins w:id="0" w:author="Microsoft Word" w:date="2025-11-25T15:17:00Z" w16du:dateUtc="2025-11-25T20:17:00Z"/>
          <w:color w:val="00B050"/>
        </w:rPr>
      </w:pPr>
      <w:r w:rsidRPr="00793AF8">
        <w:rPr>
          <w:color w:val="00B050"/>
        </w:rPr>
        <w:t>Answer</w:t>
      </w:r>
      <w:r>
        <w:rPr>
          <w:color w:val="00B050"/>
        </w:rPr>
        <w:t xml:space="preserve">: </w:t>
      </w:r>
      <w:ins w:id="1" w:author="Microsoft Word" w:date="2025-11-25T15:17:00Z" w16du:dateUtc="2025-11-25T20:17:00Z">
        <w:r w:rsidR="00F1282D">
          <w:rPr>
            <w:color w:val="00B050"/>
          </w:rPr>
          <w:t xml:space="preserve">I saw that </w:t>
        </w:r>
      </w:ins>
      <w:r w:rsidR="00060BEB">
        <w:rPr>
          <w:color w:val="00B050"/>
        </w:rPr>
        <w:t xml:space="preserve">most of </w:t>
      </w:r>
      <w:ins w:id="2" w:author="Microsoft Word" w:date="2025-11-25T15:17:00Z" w16du:dateUtc="2025-11-25T20:17:00Z">
        <w:r w:rsidR="00F1282D">
          <w:rPr>
            <w:color w:val="00B050"/>
          </w:rPr>
          <w:t>the data was categorical and the columns were not named</w:t>
        </w:r>
      </w:ins>
      <w:r w:rsidR="002F6B09">
        <w:rPr>
          <w:color w:val="00B050"/>
        </w:rPr>
        <w:t xml:space="preserve">, </w:t>
      </w:r>
      <w:r w:rsidR="00060BEB">
        <w:rPr>
          <w:color w:val="00B050"/>
        </w:rPr>
        <w:t>so after giving each columns its names, I created another data frame which switched out the categorical numbers to their factorized counterparts.</w:t>
      </w:r>
      <w:r w:rsidR="008E34F2">
        <w:rPr>
          <w:color w:val="00B050"/>
        </w:rPr>
        <w:t xml:space="preserve"> This made the data easier to analyze.</w:t>
      </w:r>
    </w:p>
    <w:p w14:paraId="17B8B0BA" w14:textId="4040E5F1" w:rsidR="00E6122A" w:rsidRDefault="00E6122A" w:rsidP="00E6122A">
      <w:pPr>
        <w:rPr>
          <w:color w:val="00B050"/>
        </w:rPr>
      </w:pPr>
      <w:r w:rsidRPr="00E6122A">
        <w:rPr>
          <w:color w:val="00B050"/>
        </w:rPr>
        <w:t>The bar plot</w:t>
      </w:r>
      <w:r w:rsidR="002214D9">
        <w:rPr>
          <w:color w:val="00B050"/>
        </w:rPr>
        <w:t xml:space="preserve"> shown in Figure 1</w:t>
      </w:r>
      <w:r w:rsidRPr="00E6122A">
        <w:rPr>
          <w:color w:val="00B050"/>
        </w:rPr>
        <w:t xml:space="preserve"> shows a heavily left-skewed distribution, meaning most students received higher grades.</w:t>
      </w:r>
      <w:r>
        <w:rPr>
          <w:color w:val="00B050"/>
        </w:rPr>
        <w:t xml:space="preserve"> </w:t>
      </w:r>
      <w:r w:rsidRPr="00E6122A">
        <w:rPr>
          <w:color w:val="00B050"/>
        </w:rPr>
        <w:t>The most frequent grades are DD (the highest count), followed by DC and CC.</w:t>
      </w:r>
      <w:r>
        <w:rPr>
          <w:color w:val="00B050"/>
        </w:rPr>
        <w:t xml:space="preserve"> </w:t>
      </w:r>
      <w:r w:rsidRPr="00E6122A">
        <w:rPr>
          <w:color w:val="00B050"/>
        </w:rPr>
        <w:t xml:space="preserve">The count of the best grades, AA, is also relatively high, </w:t>
      </w:r>
      <w:proofErr w:type="gramStart"/>
      <w:r w:rsidRPr="00E6122A">
        <w:rPr>
          <w:color w:val="00B050"/>
        </w:rPr>
        <w:t>similar to</w:t>
      </w:r>
      <w:proofErr w:type="gramEnd"/>
      <w:r w:rsidRPr="00E6122A">
        <w:rPr>
          <w:color w:val="00B050"/>
        </w:rPr>
        <w:t xml:space="preserve"> BB.</w:t>
      </w:r>
      <w:r>
        <w:rPr>
          <w:color w:val="00B050"/>
        </w:rPr>
        <w:t xml:space="preserve"> </w:t>
      </w:r>
      <w:r w:rsidRPr="00E6122A">
        <w:rPr>
          <w:color w:val="00B050"/>
        </w:rPr>
        <w:t>The count of Fail grades is the lowest</w:t>
      </w:r>
      <w:r w:rsidR="002214D9">
        <w:rPr>
          <w:color w:val="00B050"/>
        </w:rPr>
        <w:t>, which is good for that school.</w:t>
      </w:r>
    </w:p>
    <w:p w14:paraId="46EF1380" w14:textId="0A1C3AE5" w:rsidR="00AA080F" w:rsidRDefault="00AA080F" w:rsidP="00AA080F">
      <w:pPr>
        <w:jc w:val="center"/>
        <w:rPr>
          <w:color w:val="00B050"/>
        </w:rPr>
      </w:pPr>
      <w:r>
        <w:rPr>
          <w:noProof/>
          <w:color w:val="00B050"/>
        </w:rPr>
        <w:drawing>
          <wp:inline distT="0" distB="0" distL="0" distR="0" wp14:anchorId="07A8BBFC" wp14:editId="4B7A644F">
            <wp:extent cx="4282440" cy="3343509"/>
            <wp:effectExtent l="0" t="0" r="3810" b="9525"/>
            <wp:docPr id="1282174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4244" cy="3352725"/>
                    </a:xfrm>
                    <a:prstGeom prst="rect">
                      <a:avLst/>
                    </a:prstGeom>
                    <a:noFill/>
                  </pic:spPr>
                </pic:pic>
              </a:graphicData>
            </a:graphic>
          </wp:inline>
        </w:drawing>
      </w:r>
    </w:p>
    <w:p w14:paraId="586810D4" w14:textId="46C02494" w:rsidR="00AA080F" w:rsidRDefault="00AA080F" w:rsidP="00AA080F">
      <w:pPr>
        <w:jc w:val="center"/>
        <w:rPr>
          <w:color w:val="00B050"/>
        </w:rPr>
      </w:pPr>
      <w:r>
        <w:rPr>
          <w:color w:val="00B050"/>
        </w:rPr>
        <w:t>Figure 1.</w:t>
      </w:r>
    </w:p>
    <w:p w14:paraId="4917134C" w14:textId="6E11B668" w:rsidR="00AA080F" w:rsidRDefault="00AA080F" w:rsidP="00AA080F">
      <w:pPr>
        <w:rPr>
          <w:color w:val="00B050"/>
        </w:rPr>
      </w:pPr>
      <w:r>
        <w:rPr>
          <w:color w:val="00B050"/>
        </w:rPr>
        <w:t xml:space="preserve">Figure </w:t>
      </w:r>
      <w:r w:rsidR="000803BE">
        <w:rPr>
          <w:color w:val="00B050"/>
        </w:rPr>
        <w:t>2.</w:t>
      </w:r>
      <w:r>
        <w:rPr>
          <w:color w:val="00B050"/>
        </w:rPr>
        <w:t xml:space="preserve"> shows</w:t>
      </w:r>
      <w:r w:rsidR="000803BE">
        <w:rPr>
          <w:color w:val="00B050"/>
        </w:rPr>
        <w:t xml:space="preserve"> the grades separated by sex</w:t>
      </w:r>
      <w:r w:rsidR="00953322">
        <w:rPr>
          <w:color w:val="00B050"/>
        </w:rPr>
        <w:t>. It looks like generall</w:t>
      </w:r>
      <w:r w:rsidR="004F4C83">
        <w:rPr>
          <w:color w:val="00B050"/>
        </w:rPr>
        <w:t>y, the dataset contains more males than females, and the males might get higher grades as well.</w:t>
      </w:r>
    </w:p>
    <w:p w14:paraId="66D2CBCA" w14:textId="2C55010A" w:rsidR="002214D9" w:rsidRDefault="000803BE" w:rsidP="002214D9">
      <w:pPr>
        <w:jc w:val="center"/>
        <w:rPr>
          <w:color w:val="00B050"/>
        </w:rPr>
      </w:pPr>
      <w:r>
        <w:rPr>
          <w:noProof/>
          <w:color w:val="00B050"/>
        </w:rPr>
        <w:drawing>
          <wp:inline distT="0" distB="0" distL="0" distR="0" wp14:anchorId="3F675A92" wp14:editId="615683DD">
            <wp:extent cx="3733800" cy="2915159"/>
            <wp:effectExtent l="0" t="0" r="0" b="0"/>
            <wp:docPr id="1600260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38166" cy="2918568"/>
                    </a:xfrm>
                    <a:prstGeom prst="rect">
                      <a:avLst/>
                    </a:prstGeom>
                    <a:noFill/>
                  </pic:spPr>
                </pic:pic>
              </a:graphicData>
            </a:graphic>
          </wp:inline>
        </w:drawing>
      </w:r>
    </w:p>
    <w:p w14:paraId="16D6EABF" w14:textId="4A7AD714" w:rsidR="002214D9" w:rsidRDefault="002214D9" w:rsidP="002214D9">
      <w:pPr>
        <w:jc w:val="center"/>
        <w:rPr>
          <w:color w:val="00B050"/>
        </w:rPr>
      </w:pPr>
      <w:r>
        <w:rPr>
          <w:color w:val="00B050"/>
        </w:rPr>
        <w:t xml:space="preserve">Figure </w:t>
      </w:r>
      <w:r w:rsidR="00AA080F">
        <w:rPr>
          <w:color w:val="00B050"/>
        </w:rPr>
        <w:t>2.</w:t>
      </w:r>
    </w:p>
    <w:p w14:paraId="51D22A8A" w14:textId="263FB6CC" w:rsidR="002214D9" w:rsidRPr="00E6122A" w:rsidRDefault="002214D9" w:rsidP="002214D9">
      <w:pPr>
        <w:rPr>
          <w:color w:val="00B050"/>
        </w:rPr>
      </w:pPr>
    </w:p>
    <w:p w14:paraId="1C8E1ADE" w14:textId="77777777" w:rsidR="00793AF8" w:rsidRDefault="00793AF8"/>
    <w:p w14:paraId="1292832D" w14:textId="10C45EF1" w:rsidR="00793AF8" w:rsidRDefault="00793AF8">
      <w:pPr>
        <w:rPr>
          <w:b/>
          <w:bCs/>
        </w:rPr>
      </w:pPr>
      <w:r w:rsidRPr="00793AF8">
        <w:t xml:space="preserve">2. </w:t>
      </w:r>
      <w:r w:rsidRPr="00793AF8">
        <w:rPr>
          <w:b/>
          <w:bCs/>
        </w:rPr>
        <w:t xml:space="preserve">Model Development, Validation and Optimization (10% 4000-level / 7% 6000-level) Develop and evaluate three models. If possible, these models should cover more than one objective, i.e. regression, classification, clustering. Consider the effect of dimension reduction of the dataset on model performance. Different models </w:t>
      </w:r>
      <w:proofErr w:type="gramStart"/>
      <w:r w:rsidRPr="00793AF8">
        <w:rPr>
          <w:b/>
          <w:bCs/>
        </w:rPr>
        <w:t>means</w:t>
      </w:r>
      <w:proofErr w:type="gramEnd"/>
      <w:r w:rsidRPr="00793AF8">
        <w:rPr>
          <w:b/>
          <w:bCs/>
        </w:rPr>
        <w:t xml:space="preserve"> </w:t>
      </w:r>
      <w:r w:rsidRPr="00793AF8">
        <w:rPr>
          <w:b/>
          <w:bCs/>
        </w:rPr>
        <w:lastRenderedPageBreak/>
        <w:t xml:space="preserve">different combinations of an algorithm and a formula (input and output features). The choice of independent and response variables is up to you. Explain why you chose them. Construct the models, test/ validate them. Briefly explain the validation approach. You can use any method(s) covered in the course. Include your code in your submission. Compare model results if applicable. Report the results of the model (fits, coefficients, sample trees, other measures of fit/ importance, etc., predictors and summary statistics). Min. 2 pages of text + graphics (required). </w:t>
      </w:r>
    </w:p>
    <w:p w14:paraId="4F1EAB35" w14:textId="61CE4506" w:rsidR="00793AF8" w:rsidRDefault="00793AF8" w:rsidP="008B5A1B">
      <w:pPr>
        <w:rPr>
          <w:color w:val="00B050"/>
        </w:rPr>
      </w:pPr>
      <w:r w:rsidRPr="00793AF8">
        <w:rPr>
          <w:color w:val="00B050"/>
        </w:rPr>
        <w:t>Answe</w:t>
      </w:r>
      <w:r>
        <w:rPr>
          <w:color w:val="00B050"/>
        </w:rPr>
        <w:t>r:</w:t>
      </w:r>
      <w:r w:rsidR="004F4C83">
        <w:rPr>
          <w:color w:val="00B050"/>
        </w:rPr>
        <w:t xml:space="preserve"> I wanted to see</w:t>
      </w:r>
      <w:r w:rsidR="00577B81">
        <w:rPr>
          <w:color w:val="00B050"/>
        </w:rPr>
        <w:t xml:space="preserve"> what factors affected </w:t>
      </w:r>
      <w:proofErr w:type="spellStart"/>
      <w:r w:rsidR="00577B81">
        <w:rPr>
          <w:color w:val="00B050"/>
        </w:rPr>
        <w:t>gpa</w:t>
      </w:r>
      <w:proofErr w:type="spellEnd"/>
      <w:r w:rsidR="00577B81">
        <w:rPr>
          <w:color w:val="00B050"/>
        </w:rPr>
        <w:t xml:space="preserve"> the most, so I </w:t>
      </w:r>
      <w:proofErr w:type="gramStart"/>
      <w:r w:rsidR="00577B81">
        <w:rPr>
          <w:color w:val="00B050"/>
        </w:rPr>
        <w:t>create</w:t>
      </w:r>
      <w:proofErr w:type="gramEnd"/>
      <w:r w:rsidR="00577B81">
        <w:rPr>
          <w:color w:val="00B050"/>
        </w:rPr>
        <w:t xml:space="preserve"> dan analysis of variance (ANOVA) model on many of the variables. </w:t>
      </w:r>
      <w:r w:rsidR="00820ACB">
        <w:rPr>
          <w:color w:val="00B050"/>
        </w:rPr>
        <w:t xml:space="preserve">My results were as follows: </w:t>
      </w:r>
    </w:p>
    <w:p w14:paraId="0D4866C1" w14:textId="05376BD2" w:rsidR="00884E69" w:rsidRDefault="00884E69" w:rsidP="006005ED">
      <w:pPr>
        <w:jc w:val="center"/>
        <w:rPr>
          <w:color w:val="00B050"/>
        </w:rPr>
      </w:pPr>
      <w:r>
        <w:rPr>
          <w:noProof/>
          <w:color w:val="00B050"/>
        </w:rPr>
        <w:drawing>
          <wp:inline distT="0" distB="0" distL="0" distR="0" wp14:anchorId="2EF59D05" wp14:editId="229296F1">
            <wp:extent cx="5317490" cy="3461641"/>
            <wp:effectExtent l="0" t="0" r="0" b="5715"/>
            <wp:docPr id="1905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27615" cy="3468232"/>
                    </a:xfrm>
                    <a:prstGeom prst="rect">
                      <a:avLst/>
                    </a:prstGeom>
                    <a:noFill/>
                  </pic:spPr>
                </pic:pic>
              </a:graphicData>
            </a:graphic>
          </wp:inline>
        </w:drawing>
      </w:r>
    </w:p>
    <w:p w14:paraId="10AEA1E9" w14:textId="029C6244" w:rsidR="006005ED" w:rsidRDefault="006005ED" w:rsidP="006005ED">
      <w:pPr>
        <w:jc w:val="center"/>
        <w:rPr>
          <w:color w:val="00B050"/>
        </w:rPr>
      </w:pPr>
      <w:r>
        <w:rPr>
          <w:color w:val="00B050"/>
        </w:rPr>
        <w:t>Figure 3.</w:t>
      </w:r>
    </w:p>
    <w:p w14:paraId="3A5F5639" w14:textId="37AD60E8" w:rsidR="001F204E" w:rsidRDefault="006005ED" w:rsidP="006005ED">
      <w:pPr>
        <w:rPr>
          <w:color w:val="00B050"/>
        </w:rPr>
      </w:pPr>
      <w:r>
        <w:rPr>
          <w:color w:val="00B050"/>
        </w:rPr>
        <w:t xml:space="preserve">As shown in figure 3, the variables that </w:t>
      </w:r>
      <w:r w:rsidR="00884E69">
        <w:rPr>
          <w:color w:val="00B050"/>
        </w:rPr>
        <w:t xml:space="preserve">affected expected </w:t>
      </w:r>
      <w:proofErr w:type="spellStart"/>
      <w:r w:rsidR="00884E69">
        <w:rPr>
          <w:color w:val="00B050"/>
        </w:rPr>
        <w:t>gpa</w:t>
      </w:r>
      <w:proofErr w:type="spellEnd"/>
      <w:r w:rsidR="00884E69">
        <w:rPr>
          <w:color w:val="00B050"/>
        </w:rPr>
        <w:t xml:space="preserve"> the most were </w:t>
      </w:r>
      <w:proofErr w:type="spellStart"/>
      <w:r w:rsidR="00884E69">
        <w:rPr>
          <w:color w:val="00B050"/>
        </w:rPr>
        <w:t>gpa_last_sem</w:t>
      </w:r>
      <w:proofErr w:type="spellEnd"/>
      <w:r w:rsidR="00884E69">
        <w:rPr>
          <w:color w:val="00B050"/>
        </w:rPr>
        <w:t>, sex, etc.</w:t>
      </w:r>
      <w:r w:rsidR="00D01B97">
        <w:rPr>
          <w:color w:val="00B050"/>
        </w:rPr>
        <w:t xml:space="preserve"> I fe</w:t>
      </w:r>
      <w:r w:rsidR="00127DC3">
        <w:rPr>
          <w:color w:val="00B050"/>
        </w:rPr>
        <w:t>el like since there are more males than females in the dataset, the results for sex might be misleading.</w:t>
      </w:r>
    </w:p>
    <w:p w14:paraId="6869A35F" w14:textId="77777777" w:rsidR="008B5A1B" w:rsidRDefault="001F204E" w:rsidP="008B5A1B">
      <w:pPr>
        <w:rPr>
          <w:color w:val="00B050"/>
        </w:rPr>
      </w:pPr>
      <w:r>
        <w:rPr>
          <w:color w:val="00B050"/>
        </w:rPr>
        <w:t>For another model, I ran the Kruskal-</w:t>
      </w:r>
      <w:r w:rsidR="008A6B5F">
        <w:rPr>
          <w:color w:val="00B050"/>
        </w:rPr>
        <w:t>Wallis</w:t>
      </w:r>
      <w:r>
        <w:rPr>
          <w:color w:val="00B050"/>
        </w:rPr>
        <w:t xml:space="preserve"> </w:t>
      </w:r>
      <w:r w:rsidR="00F421BA">
        <w:rPr>
          <w:color w:val="00B050"/>
        </w:rPr>
        <w:t xml:space="preserve">to check if expected </w:t>
      </w:r>
      <w:proofErr w:type="spellStart"/>
      <w:r w:rsidR="00F421BA">
        <w:rPr>
          <w:color w:val="00B050"/>
        </w:rPr>
        <w:t>gpa</w:t>
      </w:r>
      <w:proofErr w:type="spellEnd"/>
      <w:r w:rsidR="00F421BA">
        <w:rPr>
          <w:color w:val="00B050"/>
        </w:rPr>
        <w:t xml:space="preserve"> determine </w:t>
      </w:r>
      <w:r w:rsidR="00F75FEA">
        <w:rPr>
          <w:color w:val="00B050"/>
        </w:rPr>
        <w:t xml:space="preserve">total salary. As shown in figure 4., the p-value was greater </w:t>
      </w:r>
      <w:proofErr w:type="spellStart"/>
      <w:r w:rsidR="00F75FEA">
        <w:rPr>
          <w:color w:val="00B050"/>
        </w:rPr>
        <w:t>tha</w:t>
      </w:r>
      <w:proofErr w:type="spellEnd"/>
      <w:r w:rsidR="00F75FEA">
        <w:rPr>
          <w:color w:val="00B050"/>
        </w:rPr>
        <w:t xml:space="preserve"> 0.05, meaning </w:t>
      </w:r>
      <w:proofErr w:type="spellStart"/>
      <w:r w:rsidR="00F75FEA">
        <w:rPr>
          <w:color w:val="00B050"/>
        </w:rPr>
        <w:t>gpa</w:t>
      </w:r>
      <w:proofErr w:type="spellEnd"/>
      <w:r w:rsidR="00F75FEA">
        <w:rPr>
          <w:color w:val="00B050"/>
        </w:rPr>
        <w:t xml:space="preserve"> and salary do not have a correlation which is interesting. </w:t>
      </w:r>
    </w:p>
    <w:p w14:paraId="3109D327" w14:textId="2EED808E" w:rsidR="001F204E" w:rsidRDefault="00F75FEA" w:rsidP="00AB5A2D">
      <w:pPr>
        <w:jc w:val="center"/>
        <w:rPr>
          <w:color w:val="00B050"/>
        </w:rPr>
      </w:pPr>
      <w:r>
        <w:rPr>
          <w:noProof/>
        </w:rPr>
        <w:drawing>
          <wp:inline distT="0" distB="0" distL="0" distR="0" wp14:anchorId="484B0611" wp14:editId="395FF867">
            <wp:extent cx="5943600" cy="1034415"/>
            <wp:effectExtent l="0" t="0" r="0" b="0"/>
            <wp:docPr id="1683260052"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60052" name="Picture 1" descr="A blue background with white text&#10;&#10;AI-generated content may be incorrect."/>
                    <pic:cNvPicPr/>
                  </pic:nvPicPr>
                  <pic:blipFill>
                    <a:blip r:embed="rId11"/>
                    <a:stretch>
                      <a:fillRect/>
                    </a:stretch>
                  </pic:blipFill>
                  <pic:spPr>
                    <a:xfrm>
                      <a:off x="0" y="0"/>
                      <a:ext cx="5943600" cy="1034415"/>
                    </a:xfrm>
                    <a:prstGeom prst="rect">
                      <a:avLst/>
                    </a:prstGeom>
                  </pic:spPr>
                </pic:pic>
              </a:graphicData>
            </a:graphic>
          </wp:inline>
        </w:drawing>
      </w:r>
    </w:p>
    <w:p w14:paraId="6F48F78A" w14:textId="78C0BDC8" w:rsidR="00AB5A2D" w:rsidRDefault="00AB5A2D" w:rsidP="00AB5A2D">
      <w:pPr>
        <w:jc w:val="center"/>
        <w:rPr>
          <w:color w:val="00B050"/>
        </w:rPr>
      </w:pPr>
      <w:r>
        <w:rPr>
          <w:color w:val="00B050"/>
        </w:rPr>
        <w:t>Figure 4.</w:t>
      </w:r>
    </w:p>
    <w:p w14:paraId="7D32C3DD" w14:textId="2A7E48B5" w:rsidR="00AB5A2D" w:rsidRDefault="00AB5A2D" w:rsidP="006005ED">
      <w:pPr>
        <w:rPr>
          <w:color w:val="00B050"/>
        </w:rPr>
      </w:pPr>
      <w:r>
        <w:rPr>
          <w:color w:val="00B050"/>
        </w:rPr>
        <w:t xml:space="preserve">The reason I did </w:t>
      </w:r>
      <w:proofErr w:type="gramStart"/>
      <w:r>
        <w:rPr>
          <w:color w:val="00B050"/>
        </w:rPr>
        <w:t>a Kruskal</w:t>
      </w:r>
      <w:proofErr w:type="gramEnd"/>
      <w:r>
        <w:rPr>
          <w:color w:val="00B050"/>
        </w:rPr>
        <w:t xml:space="preserve">-Wallis and not an ANOVA was, as shown in the box plot below, the data for salary and </w:t>
      </w:r>
      <w:proofErr w:type="spellStart"/>
      <w:r>
        <w:rPr>
          <w:color w:val="00B050"/>
        </w:rPr>
        <w:t>gpa</w:t>
      </w:r>
      <w:proofErr w:type="spellEnd"/>
      <w:r>
        <w:rPr>
          <w:color w:val="00B050"/>
        </w:rPr>
        <w:t xml:space="preserve"> does not look normal.</w:t>
      </w:r>
    </w:p>
    <w:p w14:paraId="6BD7BCF6" w14:textId="089E0B5C" w:rsidR="008A6B5F" w:rsidRDefault="008A6B5F" w:rsidP="008A6B5F">
      <w:pPr>
        <w:jc w:val="center"/>
        <w:rPr>
          <w:color w:val="00B050"/>
        </w:rPr>
      </w:pPr>
      <w:r>
        <w:rPr>
          <w:noProof/>
          <w:color w:val="00B050"/>
        </w:rPr>
        <w:drawing>
          <wp:inline distT="0" distB="0" distL="0" distR="0" wp14:anchorId="18C3DD38" wp14:editId="367BD20B">
            <wp:extent cx="4792980" cy="3742113"/>
            <wp:effectExtent l="0" t="0" r="7620" b="0"/>
            <wp:docPr id="65694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97998" cy="3746031"/>
                    </a:xfrm>
                    <a:prstGeom prst="rect">
                      <a:avLst/>
                    </a:prstGeom>
                    <a:noFill/>
                  </pic:spPr>
                </pic:pic>
              </a:graphicData>
            </a:graphic>
          </wp:inline>
        </w:drawing>
      </w:r>
    </w:p>
    <w:p w14:paraId="74259894" w14:textId="36579467" w:rsidR="008A6B5F" w:rsidRDefault="008A6B5F" w:rsidP="008A6B5F">
      <w:pPr>
        <w:jc w:val="center"/>
        <w:rPr>
          <w:color w:val="00B050"/>
        </w:rPr>
      </w:pPr>
      <w:r>
        <w:rPr>
          <w:color w:val="00B050"/>
        </w:rPr>
        <w:t>Figure 5.</w:t>
      </w:r>
    </w:p>
    <w:p w14:paraId="7896BCFD" w14:textId="77777777" w:rsidR="00612CBE" w:rsidRDefault="00612CBE" w:rsidP="00612CBE">
      <w:pPr>
        <w:rPr>
          <w:color w:val="00B050"/>
        </w:rPr>
      </w:pPr>
    </w:p>
    <w:p w14:paraId="1D03C98C" w14:textId="7E6A67B2" w:rsidR="0027259F" w:rsidRDefault="008B5A1B" w:rsidP="002F044E">
      <w:pPr>
        <w:rPr>
          <w:color w:val="00B050"/>
        </w:rPr>
      </w:pPr>
      <w:r>
        <w:rPr>
          <w:color w:val="00B050"/>
        </w:rPr>
        <w:t>Finally</w:t>
      </w:r>
      <w:r w:rsidR="002F044E">
        <w:rPr>
          <w:color w:val="00B050"/>
        </w:rPr>
        <w:t>, I ran a random forest to see how accurately the model could predict a student’s grade based on the factors that were seen as most significant according to the ANOVA. However, the results were not as good as I expected.</w:t>
      </w:r>
    </w:p>
    <w:p w14:paraId="43F0C50C" w14:textId="61C350E8" w:rsidR="00612CBE" w:rsidRDefault="002F044E" w:rsidP="0027259F">
      <w:pPr>
        <w:jc w:val="center"/>
        <w:rPr>
          <w:color w:val="00B050"/>
        </w:rPr>
      </w:pPr>
      <w:r w:rsidRPr="002F044E">
        <w:rPr>
          <w:color w:val="00B050"/>
        </w:rPr>
        <w:drawing>
          <wp:inline distT="0" distB="0" distL="0" distR="0" wp14:anchorId="3D937D04" wp14:editId="46481135">
            <wp:extent cx="3845217" cy="2458720"/>
            <wp:effectExtent l="0" t="0" r="3175" b="0"/>
            <wp:docPr id="17394069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406990" name="Picture 1" descr="A screenshot of a computer program&#10;&#10;AI-generated content may be incorrect."/>
                    <pic:cNvPicPr/>
                  </pic:nvPicPr>
                  <pic:blipFill>
                    <a:blip r:embed="rId13"/>
                    <a:stretch>
                      <a:fillRect/>
                    </a:stretch>
                  </pic:blipFill>
                  <pic:spPr>
                    <a:xfrm>
                      <a:off x="0" y="0"/>
                      <a:ext cx="3850796" cy="2462288"/>
                    </a:xfrm>
                    <a:prstGeom prst="rect">
                      <a:avLst/>
                    </a:prstGeom>
                  </pic:spPr>
                </pic:pic>
              </a:graphicData>
            </a:graphic>
          </wp:inline>
        </w:drawing>
      </w:r>
    </w:p>
    <w:p w14:paraId="1CCDE0C5" w14:textId="5E5C7D2F" w:rsidR="0027259F" w:rsidRDefault="0027259F" w:rsidP="0027259F">
      <w:pPr>
        <w:jc w:val="center"/>
        <w:rPr>
          <w:color w:val="00B050"/>
        </w:rPr>
      </w:pPr>
      <w:r>
        <w:rPr>
          <w:color w:val="00B050"/>
        </w:rPr>
        <w:t>Figure 6.</w:t>
      </w:r>
    </w:p>
    <w:p w14:paraId="192CABB0" w14:textId="3BAEA73E" w:rsidR="0027259F" w:rsidRDefault="0027259F" w:rsidP="002F044E">
      <w:pPr>
        <w:rPr>
          <w:color w:val="00B050"/>
        </w:rPr>
      </w:pPr>
      <w:r>
        <w:rPr>
          <w:color w:val="00B050"/>
        </w:rPr>
        <w:t xml:space="preserve">As shown in the figure above, the model had a high error rate of </w:t>
      </w:r>
      <w:r w:rsidR="009F7649">
        <w:rPr>
          <w:color w:val="00B050"/>
        </w:rPr>
        <w:t xml:space="preserve">~ </w:t>
      </w:r>
      <w:r>
        <w:rPr>
          <w:color w:val="00B050"/>
        </w:rPr>
        <w:t>75%</w:t>
      </w:r>
      <w:r w:rsidR="009F7649">
        <w:rPr>
          <w:color w:val="00B050"/>
        </w:rPr>
        <w:t xml:space="preserve">. I want to attribute this high error rate to simply how much data is in the dataset because there are only 145 rows, there is not much for the model to go on. </w:t>
      </w:r>
    </w:p>
    <w:p w14:paraId="467AE0BF" w14:textId="28ECA04F" w:rsidR="00DC6069" w:rsidRDefault="00DC6069" w:rsidP="00DC6069">
      <w:pPr>
        <w:jc w:val="center"/>
        <w:rPr>
          <w:color w:val="00B050"/>
        </w:rPr>
      </w:pPr>
      <w:r>
        <w:rPr>
          <w:noProof/>
          <w:color w:val="00B050"/>
        </w:rPr>
        <w:drawing>
          <wp:inline distT="0" distB="0" distL="0" distR="0" wp14:anchorId="2040A519" wp14:editId="68C6BE23">
            <wp:extent cx="3967437" cy="2230013"/>
            <wp:effectExtent l="0" t="0" r="0" b="0"/>
            <wp:docPr id="161077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90703" cy="2243090"/>
                    </a:xfrm>
                    <a:prstGeom prst="rect">
                      <a:avLst/>
                    </a:prstGeom>
                    <a:noFill/>
                  </pic:spPr>
                </pic:pic>
              </a:graphicData>
            </a:graphic>
          </wp:inline>
        </w:drawing>
      </w:r>
    </w:p>
    <w:p w14:paraId="08BBDEA7" w14:textId="7A596329" w:rsidR="002F044E" w:rsidRDefault="00DC6069" w:rsidP="008B5A1B">
      <w:pPr>
        <w:jc w:val="center"/>
        <w:rPr>
          <w:color w:val="00B050"/>
        </w:rPr>
      </w:pPr>
      <w:r>
        <w:rPr>
          <w:color w:val="00B050"/>
        </w:rPr>
        <w:t>Figure 7.</w:t>
      </w:r>
    </w:p>
    <w:p w14:paraId="37986D54" w14:textId="77777777" w:rsidR="00793AF8" w:rsidRPr="00793AF8" w:rsidRDefault="00793AF8">
      <w:pPr>
        <w:rPr>
          <w:color w:val="00B050"/>
        </w:rPr>
      </w:pPr>
    </w:p>
    <w:p w14:paraId="39729883" w14:textId="1E7C7AC2" w:rsidR="00793AF8" w:rsidRDefault="00793AF8">
      <w:r w:rsidRPr="00793AF8">
        <w:t xml:space="preserve">3. </w:t>
      </w:r>
      <w:r w:rsidRPr="00793AF8">
        <w:rPr>
          <w:b/>
          <w:bCs/>
        </w:rPr>
        <w:t>Decisions (2% 4000-level / 5% 6000-level) Describe your conclusions from the model fits, predictions and how well (or not) it could be used for decisions and why. Min. 1/2 page of text + graphics</w:t>
      </w:r>
      <w:r w:rsidRPr="00793AF8">
        <w:t>.</w:t>
      </w:r>
    </w:p>
    <w:p w14:paraId="62CDF21E" w14:textId="440995C4" w:rsidR="00793AF8" w:rsidRDefault="00793AF8">
      <w:pPr>
        <w:rPr>
          <w:color w:val="00B050"/>
        </w:rPr>
      </w:pPr>
      <w:r>
        <w:rPr>
          <w:color w:val="00B050"/>
        </w:rPr>
        <w:t>Answer:</w:t>
      </w:r>
      <w:r w:rsidR="00DC6069">
        <w:rPr>
          <w:color w:val="00B050"/>
        </w:rPr>
        <w:t xml:space="preserve"> </w:t>
      </w:r>
      <w:r w:rsidR="00D25AE0">
        <w:rPr>
          <w:color w:val="00B050"/>
        </w:rPr>
        <w:t xml:space="preserve">I believe this dataset is not to fit to be used to train </w:t>
      </w:r>
      <w:r w:rsidR="00B27874">
        <w:rPr>
          <w:color w:val="00B050"/>
        </w:rPr>
        <w:t>supervised</w:t>
      </w:r>
      <w:r w:rsidR="00D25AE0">
        <w:rPr>
          <w:color w:val="00B050"/>
        </w:rPr>
        <w:t xml:space="preserve"> or unsupervised machine learning models. However, for </w:t>
      </w:r>
      <w:r w:rsidR="00D021AE">
        <w:rPr>
          <w:color w:val="00B050"/>
        </w:rPr>
        <w:t xml:space="preserve">statistical models like </w:t>
      </w:r>
      <w:proofErr w:type="gramStart"/>
      <w:r w:rsidR="00D021AE">
        <w:rPr>
          <w:color w:val="00B050"/>
        </w:rPr>
        <w:t>an ANOVA</w:t>
      </w:r>
      <w:proofErr w:type="gramEnd"/>
      <w:r w:rsidR="00D021AE">
        <w:rPr>
          <w:color w:val="00B050"/>
        </w:rPr>
        <w:t>, the dataset is useful for seeing which features have the most</w:t>
      </w:r>
      <w:r w:rsidR="00A44AFA">
        <w:rPr>
          <w:color w:val="00B050"/>
        </w:rPr>
        <w:t xml:space="preserve"> </w:t>
      </w:r>
      <w:proofErr w:type="spellStart"/>
      <w:proofErr w:type="gramStart"/>
      <w:r w:rsidR="00A44AFA">
        <w:rPr>
          <w:color w:val="00B050"/>
        </w:rPr>
        <w:t>affect</w:t>
      </w:r>
      <w:proofErr w:type="spellEnd"/>
      <w:proofErr w:type="gramEnd"/>
      <w:r w:rsidR="00A44AFA">
        <w:rPr>
          <w:color w:val="00B050"/>
        </w:rPr>
        <w:t xml:space="preserve"> on the labels</w:t>
      </w:r>
      <w:r w:rsidR="00B27874">
        <w:rPr>
          <w:color w:val="00B050"/>
        </w:rPr>
        <w:t xml:space="preserve">. There simply are not enough data points for ML models to be trained. For instance, according to the count I did below of the grades (Figure 8.), we can see that there only 8 instances of “Fail” grades. </w:t>
      </w:r>
      <w:r w:rsidR="008218FC">
        <w:rPr>
          <w:color w:val="00B050"/>
        </w:rPr>
        <w:t xml:space="preserve">This dataset could be used to help in making </w:t>
      </w:r>
      <w:proofErr w:type="gramStart"/>
      <w:r w:rsidR="008218FC">
        <w:rPr>
          <w:color w:val="00B050"/>
        </w:rPr>
        <w:t>decisions,</w:t>
      </w:r>
      <w:proofErr w:type="gramEnd"/>
      <w:r w:rsidR="008218FC">
        <w:rPr>
          <w:color w:val="00B050"/>
        </w:rPr>
        <w:t xml:space="preserve"> however, one must be cautious.</w:t>
      </w:r>
    </w:p>
    <w:p w14:paraId="02C58EC0" w14:textId="5FB007D7" w:rsidR="004F7CAC" w:rsidRDefault="004F7CAC" w:rsidP="004F7CAC">
      <w:pPr>
        <w:jc w:val="center"/>
        <w:rPr>
          <w:color w:val="00B050"/>
        </w:rPr>
      </w:pPr>
      <w:r w:rsidRPr="004F7CAC">
        <w:rPr>
          <w:color w:val="00B050"/>
        </w:rPr>
        <w:drawing>
          <wp:inline distT="0" distB="0" distL="0" distR="0" wp14:anchorId="7F29B238" wp14:editId="188685ED">
            <wp:extent cx="2148723" cy="1671838"/>
            <wp:effectExtent l="0" t="0" r="4445" b="5080"/>
            <wp:docPr id="162413632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36326" name="Picture 1" descr="A screen shot of a computer&#10;&#10;AI-generated content may be incorrect."/>
                    <pic:cNvPicPr/>
                  </pic:nvPicPr>
                  <pic:blipFill>
                    <a:blip r:embed="rId15"/>
                    <a:stretch>
                      <a:fillRect/>
                    </a:stretch>
                  </pic:blipFill>
                  <pic:spPr>
                    <a:xfrm>
                      <a:off x="0" y="0"/>
                      <a:ext cx="2155401" cy="1677034"/>
                    </a:xfrm>
                    <a:prstGeom prst="rect">
                      <a:avLst/>
                    </a:prstGeom>
                  </pic:spPr>
                </pic:pic>
              </a:graphicData>
            </a:graphic>
          </wp:inline>
        </w:drawing>
      </w:r>
    </w:p>
    <w:p w14:paraId="27635A6C" w14:textId="4BF58E65" w:rsidR="004F7CAC" w:rsidRPr="00793AF8" w:rsidRDefault="004F7CAC" w:rsidP="004F7CAC">
      <w:pPr>
        <w:jc w:val="center"/>
        <w:rPr>
          <w:color w:val="00B050"/>
        </w:rPr>
      </w:pPr>
      <w:r>
        <w:rPr>
          <w:color w:val="00B050"/>
        </w:rPr>
        <w:t>Figure 8.</w:t>
      </w:r>
    </w:p>
    <w:sectPr w:rsidR="004F7CAC" w:rsidRPr="00793AF8">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D99D6" w14:textId="77777777" w:rsidR="009A2C42" w:rsidRDefault="009A2C42" w:rsidP="00793AF8">
      <w:pPr>
        <w:spacing w:after="0" w:line="240" w:lineRule="auto"/>
      </w:pPr>
      <w:r>
        <w:separator/>
      </w:r>
    </w:p>
  </w:endnote>
  <w:endnote w:type="continuationSeparator" w:id="0">
    <w:p w14:paraId="6F335808" w14:textId="77777777" w:rsidR="009A2C42" w:rsidRDefault="009A2C42" w:rsidP="00793A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07BE8" w14:textId="77777777" w:rsidR="009A2C42" w:rsidRDefault="009A2C42" w:rsidP="00793AF8">
      <w:pPr>
        <w:spacing w:after="0" w:line="240" w:lineRule="auto"/>
      </w:pPr>
      <w:r>
        <w:separator/>
      </w:r>
    </w:p>
  </w:footnote>
  <w:footnote w:type="continuationSeparator" w:id="0">
    <w:p w14:paraId="7DD3C2DE" w14:textId="77777777" w:rsidR="009A2C42" w:rsidRDefault="009A2C42" w:rsidP="00793A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A65D3" w14:textId="2861585E" w:rsidR="00793AF8" w:rsidRDefault="00793AF8">
    <w:pPr>
      <w:pStyle w:val="Header"/>
    </w:pPr>
    <w:r>
      <w:t>Ayaan Ahmad</w:t>
    </w:r>
    <w:r>
      <w:tab/>
      <w:t>Assignment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AC3"/>
    <w:rsid w:val="00060BEB"/>
    <w:rsid w:val="000803BE"/>
    <w:rsid w:val="00120234"/>
    <w:rsid w:val="00127DC3"/>
    <w:rsid w:val="001F204E"/>
    <w:rsid w:val="002214D9"/>
    <w:rsid w:val="0027259F"/>
    <w:rsid w:val="002F044E"/>
    <w:rsid w:val="002F6B09"/>
    <w:rsid w:val="004F4C83"/>
    <w:rsid w:val="004F7CAC"/>
    <w:rsid w:val="00577B81"/>
    <w:rsid w:val="006005ED"/>
    <w:rsid w:val="00612CBE"/>
    <w:rsid w:val="00793AF8"/>
    <w:rsid w:val="00820ACB"/>
    <w:rsid w:val="008218FC"/>
    <w:rsid w:val="00884E69"/>
    <w:rsid w:val="008A6B5F"/>
    <w:rsid w:val="008B5A1B"/>
    <w:rsid w:val="008E34F2"/>
    <w:rsid w:val="00953322"/>
    <w:rsid w:val="009A2C42"/>
    <w:rsid w:val="009F7649"/>
    <w:rsid w:val="00A32659"/>
    <w:rsid w:val="00A44AFA"/>
    <w:rsid w:val="00AA080F"/>
    <w:rsid w:val="00AB5A2D"/>
    <w:rsid w:val="00B27874"/>
    <w:rsid w:val="00B701D0"/>
    <w:rsid w:val="00CA210F"/>
    <w:rsid w:val="00D01B97"/>
    <w:rsid w:val="00D021AE"/>
    <w:rsid w:val="00D25AE0"/>
    <w:rsid w:val="00DB1B64"/>
    <w:rsid w:val="00DC6069"/>
    <w:rsid w:val="00E47AC3"/>
    <w:rsid w:val="00E6122A"/>
    <w:rsid w:val="00F1282D"/>
    <w:rsid w:val="00F421BA"/>
    <w:rsid w:val="00F75FEA"/>
    <w:rsid w:val="00FC0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5D2DB2E"/>
  <w15:chartTrackingRefBased/>
  <w15:docId w15:val="{824C6D83-9194-46B8-8BF6-9CC0BAE6C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AC3"/>
    <w:rPr>
      <w:rFonts w:eastAsiaTheme="majorEastAsia" w:cstheme="majorBidi"/>
      <w:color w:val="272727" w:themeColor="text1" w:themeTint="D8"/>
    </w:rPr>
  </w:style>
  <w:style w:type="paragraph" w:styleId="Title">
    <w:name w:val="Title"/>
    <w:basedOn w:val="Normal"/>
    <w:next w:val="Normal"/>
    <w:link w:val="TitleChar"/>
    <w:uiPriority w:val="10"/>
    <w:qFormat/>
    <w:rsid w:val="00E47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AC3"/>
    <w:pPr>
      <w:spacing w:before="160"/>
      <w:jc w:val="center"/>
    </w:pPr>
    <w:rPr>
      <w:i/>
      <w:iCs/>
      <w:color w:val="404040" w:themeColor="text1" w:themeTint="BF"/>
    </w:rPr>
  </w:style>
  <w:style w:type="character" w:customStyle="1" w:styleId="QuoteChar">
    <w:name w:val="Quote Char"/>
    <w:basedOn w:val="DefaultParagraphFont"/>
    <w:link w:val="Quote"/>
    <w:uiPriority w:val="29"/>
    <w:rsid w:val="00E47AC3"/>
    <w:rPr>
      <w:i/>
      <w:iCs/>
      <w:color w:val="404040" w:themeColor="text1" w:themeTint="BF"/>
    </w:rPr>
  </w:style>
  <w:style w:type="paragraph" w:styleId="ListParagraph">
    <w:name w:val="List Paragraph"/>
    <w:basedOn w:val="Normal"/>
    <w:uiPriority w:val="34"/>
    <w:qFormat/>
    <w:rsid w:val="00E47AC3"/>
    <w:pPr>
      <w:ind w:left="720"/>
      <w:contextualSpacing/>
    </w:pPr>
  </w:style>
  <w:style w:type="character" w:styleId="IntenseEmphasis">
    <w:name w:val="Intense Emphasis"/>
    <w:basedOn w:val="DefaultParagraphFont"/>
    <w:uiPriority w:val="21"/>
    <w:qFormat/>
    <w:rsid w:val="00E47AC3"/>
    <w:rPr>
      <w:i/>
      <w:iCs/>
      <w:color w:val="0F4761" w:themeColor="accent1" w:themeShade="BF"/>
    </w:rPr>
  </w:style>
  <w:style w:type="paragraph" w:styleId="IntenseQuote">
    <w:name w:val="Intense Quote"/>
    <w:basedOn w:val="Normal"/>
    <w:next w:val="Normal"/>
    <w:link w:val="IntenseQuoteChar"/>
    <w:uiPriority w:val="30"/>
    <w:qFormat/>
    <w:rsid w:val="00E47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AC3"/>
    <w:rPr>
      <w:i/>
      <w:iCs/>
      <w:color w:val="0F4761" w:themeColor="accent1" w:themeShade="BF"/>
    </w:rPr>
  </w:style>
  <w:style w:type="character" w:styleId="IntenseReference">
    <w:name w:val="Intense Reference"/>
    <w:basedOn w:val="DefaultParagraphFont"/>
    <w:uiPriority w:val="32"/>
    <w:qFormat/>
    <w:rsid w:val="00E47AC3"/>
    <w:rPr>
      <w:b/>
      <w:bCs/>
      <w:smallCaps/>
      <w:color w:val="0F4761" w:themeColor="accent1" w:themeShade="BF"/>
      <w:spacing w:val="5"/>
    </w:rPr>
  </w:style>
  <w:style w:type="paragraph" w:styleId="Header">
    <w:name w:val="header"/>
    <w:basedOn w:val="Normal"/>
    <w:link w:val="HeaderChar"/>
    <w:uiPriority w:val="99"/>
    <w:unhideWhenUsed/>
    <w:rsid w:val="00793A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AF8"/>
  </w:style>
  <w:style w:type="paragraph" w:styleId="Footer">
    <w:name w:val="footer"/>
    <w:basedOn w:val="Normal"/>
    <w:link w:val="FooterChar"/>
    <w:uiPriority w:val="99"/>
    <w:unhideWhenUsed/>
    <w:rsid w:val="00793A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3A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1EEFB-FC49-438D-AAD7-89AD01468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5</Pages>
  <Words>628</Words>
  <Characters>3584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Ayaan</dc:creator>
  <cp:keywords/>
  <dc:description/>
  <cp:lastModifiedBy>Ahmad, Ayaan</cp:lastModifiedBy>
  <cp:revision>33</cp:revision>
  <dcterms:created xsi:type="dcterms:W3CDTF">2025-11-25T20:17:00Z</dcterms:created>
  <dcterms:modified xsi:type="dcterms:W3CDTF">2025-11-25T21:32:00Z</dcterms:modified>
</cp:coreProperties>
</file>